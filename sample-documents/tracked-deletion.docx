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6aea86e12c4055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r="http://schemas.openxmlformats.org/officeDocument/2006/relationships" xmlns:v="urn:schemas-microsoft-com:vml" xmlns:w10="urn:schemas-microsoft-com:office:word" xmlns:mc="http://schemas.openxmlformats.org/markup-compatibility/2006">
  <w:body>
    <w:p>
      <w:r>
        <w:t xml:space="preserve">This report has been reviewed.</w:t>
      </w:r>
    </w:p>
    <w:p>
      <w:del w:id="1" w:author="Reviewer" w:date="2024-01-01T00:00:00Z">
        <w:r>
          <w:delText xml:space="preserve">Removed: patient george@fake.com SSN 123-45-6789.</w:delText>
        </w:r>
      </w:del>
    </w:p>
  </w:body>
</w:document>
</file>